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Tool Stress-Test — DOCX</w:t>
      </w:r>
    </w:p>
    <w:p>
      <w:r>
        <w:rPr>
          <w:i/>
        </w:rPr>
        <w:t>Source text: Wikipedia, “Large language model”. This file deliberately mixes formatting to exercise filters.</w:t>
      </w:r>
    </w:p>
    <w:p>
      <w:pPr>
        <w:pStyle w:val="Heading1"/>
      </w:pPr>
      <w:r>
        <w:t>1. Inline formatting &amp; special characters</w:t>
      </w:r>
    </w:p>
    <w:p>
      <w:r>
        <w:t xml:space="preserve">A large language model (LLM) is a neural network trained on a vast amount of text for natural language processing tasks, especially language generation. LLMs can typically generate, summarize, translate and analyze text in many contexts, and are a foundational technology behind modern chatbots. Biased or inaccurate training data can make an LLM's output less reliable.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vertAlign w:val="subscript"/>
        </w:rPr>
        <w:t>H2O subscript</w:t>
      </w:r>
      <w:r>
        <w:t xml:space="preserve">, </w:t>
      </w:r>
      <w:r>
        <w:rPr>
          <w:vertAlign w:val="superscript"/>
        </w:rPr>
        <w:t>E=mc2 superscript</w:t>
      </w:r>
      <w:r>
        <w:t xml:space="preserve">, </w:t>
      </w:r>
      <w:r>
        <w:rPr>
          <w:color w:val="C00000"/>
        </w:rPr>
        <w:t>coloured</w:t>
      </w:r>
      <w:r>
        <w:t>.</w:t>
      </w:r>
    </w:p>
    <w:p>
      <w:r>
        <w:rPr>
          <w:b/>
        </w:rPr>
        <w:t xml:space="preserve">Special characters: </w:t>
      </w:r>
      <w:r>
        <w:t>Punctuation &amp; quotes: “curly double”, ‘curly single’, «guillemets», „la quote“, en–dash, em—dash, ellipsis…, non-breaking space, soft­hyphen, bullet •, dagger †, double‡. Marks: © ® ™ ℗ ¶ § № ※. Ligatures: ﬁle ﬂow œuvre æther.</w:t>
      </w:r>
    </w:p>
    <w:p>
      <w:r>
        <w:rPr>
          <w:b/>
        </w:rPr>
        <w:t xml:space="preserve">Measure units: </w:t>
      </w:r>
      <w:r>
        <w:t>Measurements: 25 °C, −40 °F, 3.5 µm, 10 Ω, 5 kΩ, 100 nm, 2.4 GHz, 512 GiB, ± 0.5 %, 90° angle, 45′ arcmin, 30″ arcsec, ½ cup, ¾ full, ⅓ share, 10 × 15 cm, area 20 m², volume 3 cm³, 5 000 ‰, speed 3×10⁸ m/s.</w:t>
      </w:r>
    </w:p>
    <w:p>
      <w:r>
        <w:rPr>
          <w:b/>
        </w:rPr>
        <w:t xml:space="preserve">Currencies: </w:t>
      </w:r>
      <w:r>
        <w:t>Currencies: $50,000 USD, €8 000 000 EUR, £11 M GBP, ¥100 JPY, ₹1,00,000 INR, ₩1000 KRW, ₽500 RUB, ₦10 VND, 1 234,56 € (de-DE format).</w:t>
      </w:r>
    </w:p>
    <w:p>
      <w:r>
        <w:rPr>
          <w:b/>
        </w:rPr>
        <w:t xml:space="preserve">Greek &amp; math: </w:t>
      </w:r>
      <w:r>
        <w:t>Greek &amp; math symbols: α β γ δ ε θ λ μ π σ φ ω Γ Δ Σ Φ Ω ∑ ∏ ∫ ∂ √ ∞ ≈ ≠ ≤ ≥ → ⇒ ∈ ∉ ⊆ × ÷ ± ⊕ ⊗ ·.</w:t>
      </w:r>
    </w:p>
    <w:p>
      <w:r>
        <w:rPr>
          <w:b/>
        </w:rPr>
        <w:t xml:space="preserve">Multilingual: </w:t>
      </w:r>
      <w:r>
        <w:t>Names &amp; scripts: Tomaš Mikolov, Kneser–Ney, École, naïve, résumé, Zürich, München, São Paulo; 中文 (Chinese), 日本語 (Japanese), 한국어 (Korean), العربية (Arabic), Русский (Russian), हिन्दी (Hindi), עברית (Hebrew).</w:t>
      </w:r>
    </w:p>
    <w:p>
      <w:pPr>
        <w:pStyle w:val="Heading1"/>
      </w:pPr>
      <w:r>
        <w:t>2. Complex table (merged + nested + wrapped)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cost (USD)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GPT-2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>
                    <w:t>sub-a</w:t>
                  </w:r>
                </w:p>
              </w:tc>
              <w:tc>
                <w:tcPr>
                  <w:tcW w:type="dxa" w:w="864"/>
                </w:tcPr>
                <w:p>
                  <w:r>
                    <w:t>sub-b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µ = 0</w:t>
                  </w:r>
                </w:p>
              </w:tc>
              <w:tc>
                <w:tcPr>
                  <w:tcW w:type="dxa" w:w="864"/>
                </w:tcPr>
                <w:p>
                  <w:r>
                    <w:t>σ² = 1</w:t>
                  </w:r>
                </w:p>
              </w:tc>
            </w:tr>
          </w:tbl>
          <w:p/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1.5 billion</w:t>
            </w:r>
          </w:p>
        </w:tc>
        <w:tc>
          <w:tcPr>
            <w:tcW w:type="dxa" w:w="1728"/>
          </w:tcPr>
          <w:p>
            <w:r>
              <w:t>$50,000</w:t>
            </w:r>
          </w:p>
        </w:tc>
        <w:tc>
          <w:tcPr>
            <w:tcW w:type="dxa" w:w="1728"/>
            <w:vMerge w:val="restart"/>
          </w:tcPr>
          <w:p>
            <w:r>
              <w:t>≈ 8 GPU-months</w:t>
            </w:r>
          </w:p>
          <w:p>
            <w:r>
              <w:t>±10 % est.</w:t>
            </w:r>
          </w:p>
        </w:tc>
      </w:tr>
      <w:tr>
        <w:tc>
          <w:tcPr>
            <w:tcW w:type="dxa" w:w="1728"/>
          </w:tcPr>
          <w:p>
            <w:r>
              <w:t>Megatron-Turing NLG</w:t>
            </w:r>
          </w:p>
        </w:tc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530 billion</w:t>
            </w:r>
          </w:p>
        </w:tc>
        <w:tc>
          <w:tcPr>
            <w:tcW w:type="dxa" w:w="1728"/>
          </w:tcPr>
          <w:p>
            <w:r>
              <w:t>$11,000,000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r>
              <w:t>PaLM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540 billion</w:t>
            </w:r>
          </w:p>
        </w:tc>
        <w:tc>
          <w:tcPr>
            <w:tcW w:type="dxa" w:w="1728"/>
          </w:tcPr>
          <w:p>
            <w:r>
              <w:t>$8,000,000</w:t>
            </w:r>
          </w:p>
        </w:tc>
        <w:tc>
          <w:tcPr>
            <w:tcW w:type="dxa" w:w="1728"/>
          </w:tcPr>
          <w:p>
            <w:r>
              <w:t>540 B × dense</w:t>
            </w:r>
          </w:p>
        </w:tc>
      </w:tr>
      <w:tr>
        <w:tc>
          <w:tcPr>
            <w:tcW w:type="dxa" w:w="1728"/>
          </w:tcPr>
          <w:p>
            <w:r>
              <w:t>DeepSeek R1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671 billion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Open-weight release; performs comparably to OpenAI o1 but at a much lower price per token — long wrapping cell content to test line breaking, ≤ and ± signs, and the em—dash inside a table cell.</w:t>
            </w:r>
          </w:p>
        </w:tc>
      </w:tr>
    </w:tbl>
    <w:p>
      <w:pPr>
        <w:pStyle w:val="Heading1"/>
      </w:pPr>
      <w:r>
        <w:t>3. Tracked changes &amp; comments</w:t>
      </w:r>
    </w:p>
    <w:p>
      <w:r>
        <w:t xml:space="preserve">Before the emergence of </w:t>
      </w:r>
      <w:ins w:id="101" w:author="Reviser A" w:date="2026-07-20T10:00:00Z">
        <w:r>
          <w:t xml:space="preserve">transformer-based </w:t>
        </w:r>
      </w:ins>
      <w:r>
        <w:t xml:space="preserve">models in </w:t>
      </w:r>
      <w:del w:id="102" w:author="Reviser A" w:date="2026-07-20T10:01:00Z">
        <w:r>
          <w:delText xml:space="preserve">the year </w:delText>
        </w:r>
      </w:del>
      <w:r>
        <w:t xml:space="preserve">2017, some language models were considered </w:t>
      </w:r>
      <w:ins w:id="103" w:author="Reviser B" w:date="2026-07-21T09:30:00Z">
        <w:r>
          <w:rPr>
            <w:b/>
          </w:rPr>
          <w:t>large</w:t>
        </w:r>
      </w:ins>
      <w:r>
        <w:t xml:space="preserve"> for their time.</w:t>
      </w:r>
    </w:p>
    <w:p>
      <w:r>
        <w:t xml:space="preserve">The qualifier “large” is inherently </w:t>
      </w:r>
      <w:commentRangeStart w:id="0"/>
      <w:r>
        <w:t>vague</w:t>
      </w:r>
      <w:commentRangeEnd w:id="0"/>
      <w:r>
        <w:rPr>
          <w:rStyle w:val="CommentReference"/>
        </w:rPr>
        <w:commentReference w:id="0"/>
      </w:r>
      <w:r>
        <w:t xml:space="preserve">, as there is no definitive parameter threshold.</w:t>
      </w:r>
    </w:p>
    <w:p>
      <w:pPr>
        <w:pStyle w:val="Heading1"/>
      </w:pPr>
      <w:r>
        <w:t>4. Field codes</w:t>
      </w:r>
    </w:p>
    <w:p>
      <w:r>
        <w:t xml:space="preserve">Simple DATE field: </w:t>
      </w:r>
      <w:fldSimple w:instr=" DATE \@ &quot;yyyy-MM-dd&quot; ">
        <w:r>
          <w:t>2026-07-25</w:t>
        </w:r>
      </w:fldSimple>
      <w:r>
        <w:t xml:space="preserve">. Simple PAGE field: </w:t>
      </w:r>
      <w:fldSimple w:instr=" PAGE ">
        <w:r>
          <w:t>1</w:t>
        </w:r>
      </w:fldSimple>
      <w:r>
        <w:t xml:space="preserve">. Complex field (author): </w:t>
      </w:r>
      <w:r>
        <w:fldChar w:fldCharType="begin"/>
      </w:r>
      <w:r>
        <w:instrText xml:space="preserve"> AUTHOR </w:instrText>
      </w:r>
      <w:r>
        <w:fldChar w:fldCharType="separate"/>
      </w:r>
      <w:r>
        <w:t>L.TXT</w:t>
      </w:r>
      <w:r>
        <w:fldChar w:fldCharType="end"/>
      </w:r>
      <w:r>
        <w:t xml:space="preserve">. Hyperlink field: </w:t>
      </w:r>
      <w:r>
        <w:fldChar w:fldCharType="begin"/>
      </w:r>
      <w:r>
        <w:instrText xml:space="preserve"> HYPERLINK "https://en.wikipedia.org/wiki/Large_language_model" </w:instrText>
      </w:r>
      <w:r>
        <w:fldChar w:fldCharType="separate"/>
      </w:r>
      <w:r>
        <w:rPr>
          <w:color w:val="0563C1"/>
          <w:u w:val="single"/>
        </w:rPr>
        <w:t>Large language model</w:t>
      </w:r>
      <w:r>
        <w:fldChar w:fldCharType="end"/>
      </w:r>
    </w:p>
    <w:p>
      <w:pPr>
        <w:pStyle w:val="Heading1"/>
      </w:pPr>
      <w:r>
        <w:t>5. Math equation (OMML)</w:t>
      </w:r>
    </w:p>
    <w:p>
      <w:r>
        <w:t>Inline and display equations that CAT filters often mishandle:</w:t>
      </w:r>
    </w:p>
    <w:p>
      <m:oMathPara>
        <m:oMath>
          <m:r>
            <m:t>E=mc</m:t>
          </m:r>
          <m:sSup>
            <m:e>
              <m:r>
                <m:t/>
              </m:r>
            </m:e>
            <m:sup>
              <m:r>
                <m:t>2</m:t>
              </m:r>
            </m:sup>
          </m:sSup>
          <m:r>
            <m:t>,   </m:t>
          </m:r>
          <m:r>
            <m:t>softmax(x)_i=</m:t>
          </m:r>
          <m:f>
            <m:num>
              <m:sSup>
                <m:e>
                  <m:r>
                    <m:t>e</m:t>
                  </m:r>
                </m:e>
                <m:sup>
                  <m:r>
                    <m:t>x_i</m:t>
                  </m:r>
                </m:sup>
              </m:sSup>
            </m:num>
            <m:den>
              <m:nary>
                <m:naryPr>
                  <m:chr m:val="∑"/>
                </m:naryPr>
                <m:sub>
                  <m:r>
                    <m:t>j=1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x_j</m:t>
                      </m:r>
                    </m:sup>
                  </m:sSup>
                </m:e>
              </m:nary>
            </m:den>
          </m:f>
        </m:oMath>
      </m:oMathPara>
    </w:p>
    <w:p>
      <w:pPr>
        <w:pStyle w:val="Heading1"/>
      </w:pPr>
      <w:r>
        <w:t>6. Tokenization example</w:t>
      </w:r>
    </w:p>
    <w:p>
      <w:r>
        <w:t>The BPE tokenizer splits “tokenizer: texts -&gt; series of numerical tokens” into these tokens: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token</w:t>
            </w:r>
          </w:p>
        </w:tc>
        <w:tc>
          <w:tcPr>
            <w:tcW w:type="dxa" w:w="665"/>
          </w:tcPr>
          <w:p>
            <w:r>
              <w:t>izer</w:t>
            </w:r>
          </w:p>
        </w:tc>
        <w:tc>
          <w:tcPr>
            <w:tcW w:type="dxa" w:w="665"/>
          </w:tcPr>
          <w:p>
            <w:r>
              <w:t>:</w:t>
            </w:r>
          </w:p>
        </w:tc>
        <w:tc>
          <w:tcPr>
            <w:tcW w:type="dxa" w:w="665"/>
          </w:tcPr>
          <w:p>
            <w:r>
              <w:t>texts</w:t>
            </w:r>
          </w:p>
        </w:tc>
        <w:tc>
          <w:tcPr>
            <w:tcW w:type="dxa" w:w="665"/>
          </w:tcPr>
          <w:p>
            <w:r>
              <w:t>-&gt;</w:t>
            </w:r>
          </w:p>
        </w:tc>
        <w:tc>
          <w:tcPr>
            <w:tcW w:type="dxa" w:w="665"/>
          </w:tcPr>
          <w:p>
            <w:r>
              <w:t>series</w:t>
            </w:r>
          </w:p>
        </w:tc>
        <w:tc>
          <w:tcPr>
            <w:tcW w:type="dxa" w:w="665"/>
          </w:tcPr>
          <w:p>
            <w:r>
              <w:t>of</w:t>
            </w:r>
          </w:p>
        </w:tc>
        <w:tc>
          <w:tcPr>
            <w:tcW w:type="dxa" w:w="665"/>
          </w:tcPr>
          <w:p>
            <w:r>
              <w:t>numerical</w:t>
            </w:r>
          </w:p>
        </w:tc>
        <w:tc>
          <w:tcPr>
            <w:tcW w:type="dxa" w:w="665"/>
          </w:tcPr>
          <w:p>
            <w:r>
              <w:t>“</w:t>
            </w:r>
          </w:p>
        </w:tc>
        <w:tc>
          <w:tcPr>
            <w:tcW w:type="dxa" w:w="665"/>
          </w:tcPr>
          <w:p>
            <w:r>
              <w:t>t</w:t>
            </w:r>
          </w:p>
        </w:tc>
        <w:tc>
          <w:tcPr>
            <w:tcW w:type="dxa" w:w="665"/>
          </w:tcPr>
          <w:p>
            <w:r>
              <w:t>ok</w:t>
            </w:r>
          </w:p>
        </w:tc>
        <w:tc>
          <w:tcPr>
            <w:tcW w:type="dxa" w:w="665"/>
          </w:tcPr>
          <w:p>
            <w:r>
              <w:t>ens</w:t>
            </w:r>
          </w:p>
        </w:tc>
        <w:tc>
          <w:tcPr>
            <w:tcW w:type="dxa" w:w="665"/>
          </w:tcPr>
          <w:p>
            <w:r>
              <w:t>”</w:t>
            </w:r>
          </w:p>
        </w:tc>
      </w:tr>
    </w:tbl>
    <w:p>
      <w:pPr>
        <w:pStyle w:val="Heading1"/>
      </w:pPr>
      <w:r>
        <w:t>7. Costs</w:t>
      </w:r>
    </w:p>
    <w:p>
      <w:r>
        <w:t>The training of GPT-2 (a 1.5-billion-parameter model) in 2019 cost $50,000, while training of PaLM (a 540-billion-parameter model) in 2022 cost $8 million, and Megatron-Turing NLG 530B (in 2021) cost around $11 million.</w:t>
      </w:r>
    </w:p>
    <w:p>
      <w:r>
        <w:t>Since 2023, many LLMs have been trained to be multimodal, having the ability to also process or generate other types of data, such as images, audio, or 3D meshes.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ser B" w:initials="RB" w:date="2026-07-21T09:35:00Z">
    <w:p>
      <w:r>
        <w:t>Consider giving a concrete parameter range here (e.g. ≥ 1B) for the target audience.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CAT Test — DOCX   | 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